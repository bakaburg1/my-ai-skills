
<file path=[Content_Types].xml><?xml version="1.0" encoding="utf-8"?>
<ct:Types xmlns:ct="http://schemas.openxmlformats.org/package/2006/content-types">
  <ct:Default Extension="jpeg" ContentType="image/jpeg"/>
  <ct:Default Extension="rels" ContentType="application/vnd.openxmlformats-package.relationships+xml"/>
  <ct:Default Extension="xml" ContentType="application/xml"/>
  <ct:Override PartName="/customXml/itemProps1.xml" ContentType="application/vnd.openxmlformats-officedocument.customXmlProperties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word/document.xml" ContentType="application/vnd.openxmlformats-officedocument.wordprocessingml.document.main+xml"/>
  <ct:Override PartName="/word/fontTable.xml" ContentType="application/vnd.openxmlformats-officedocument.wordprocessingml.fontTable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styles.xml" ContentType="application/vnd.openxmlformats-officedocument.wordprocessingml.styles+xml"/>
  <ct:Override PartName="/word/stylesWithEffects.xml" ContentType="application/vnd.ms-word.stylesWithEffects+xml"/>
  <ct:Override PartName="/word/theme/theme1.xml" ContentType="application/vnd.openxmlformats-officedocument.theme+xml"/>
  <ct:Override PartName="/word/webSettings.xml" ContentType="application/vnd.openxmlformats-officedocument.wordprocessingml.webSettings+xml"/>
  <ct:Override PartName="/word/comments.xml" ContentType="application/vnd.openxmlformats-officedocument.wordprocessingml.comments+xml"/>
</ct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t xml:space="preserve">The protocol uses </w:t>
      </w:r>
      <w:commentRangeStart w:id="0"/>
      <w:r>
        <w:t>weekly summaries</w:t>
      </w:r>
      <w:commentRangeEnd w:id="0"/>
      <w:r>
        <w:commentReference w:id="0"/>
      </w:r>
      <w:r>
        <w:t xml:space="preserve"> for analysis.</w:t>
      </w:r>
    </w:p>
    <w:p>
      <w:r>
        <w:t>The pilot phase remains in the document</w:t>
      </w:r>
      <w:del w:id="1" w:author="Bob Reviewer" w:date="2026-05-27T09:34:32Z">
        <w:r>
          <w:delText> for continuity.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Alice Reviewer" w:initials="AR" w:date="2026-05-27T09:34:32Z">
    <w:p>
      <w:r>
        <w:t>Please make the reporting cadence explicit.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